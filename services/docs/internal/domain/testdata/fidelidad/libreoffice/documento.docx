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38" w:after="119"/>
        <w:jc w:val="left"/>
        <w:rPr/>
      </w:pPr>
      <w:r>
        <w:rPr/>
        <w:t>Informe trimestral de la cooperativa</w:t>
      </w:r>
    </w:p>
    <w:p>
      <w:pPr>
        <w:pStyle w:val="Normal"/>
        <w:bidi w:val="0"/>
        <w:jc w:val="left"/>
        <w:rPr/>
      </w:pPr>
      <w:r>
        <w:rPr/>
        <w:t xml:space="preserve">Este trimestre hubo una </w:t>
      </w:r>
      <w:r>
        <w:rPr>
          <w:b/>
        </w:rPr>
        <w:t>cosecha récord</w:t>
      </w:r>
      <w:r>
        <w:rPr/>
        <w:t xml:space="preserve">, leída </w:t>
      </w:r>
      <w:r>
        <w:rPr>
          <w:i/>
        </w:rPr>
        <w:t>con matices</w:t>
      </w:r>
      <w:r>
        <w:rPr/>
        <w:t xml:space="preserve">, con un dato </w:t>
      </w:r>
      <w:r>
        <w:rPr>
          <w:u w:val="single"/>
        </w:rPr>
        <w:t>subrayado</w:t>
      </w:r>
      <w:r>
        <w:rPr/>
        <w:t xml:space="preserve">, un </w:t>
      </w:r>
      <w:r>
        <w:rPr>
          <w:strike/>
        </w:rPr>
        <w:t>precio antiguo</w:t>
      </w:r>
      <w:r>
        <w:rPr/>
        <w:t xml:space="preserve"> y una cifra </w:t>
      </w:r>
      <w:r>
        <w:rPr>
          <w:color w:val="C0392B"/>
        </w:rPr>
        <w:t>en rojo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Consulte la </w:t>
      </w:r>
      <w:hyperlink r:id="rId2">
        <w:r>
          <w:rPr>
            <w:rStyle w:val="InternetLink"/>
          </w:rPr>
          <w:t>web de la cooperativa</w:t>
        </w:r>
      </w:hyperlink>
      <w:r>
        <w:rPr/>
        <w:t xml:space="preserve"> para el detalle.</w:t>
      </w:r>
    </w:p>
    <w:p>
      <w:pPr>
        <w:pStyle w:val="Heading2"/>
        <w:bidi w:val="0"/>
        <w:jc w:val="left"/>
        <w:rPr/>
      </w:pPr>
      <w:r>
        <w:rPr/>
        <w:t>Resultados del huerto</w:t>
      </w:r>
    </w:p>
    <w:p>
      <w:pPr>
        <w:pStyle w:val="Normal"/>
        <w:bidi w:val="0"/>
        <w:jc w:val="center"/>
        <w:rPr/>
      </w:pPr>
      <w:r>
        <w:rPr/>
        <w:t>Texto centrado del resumen</w:t>
      </w:r>
    </w:p>
    <w:p>
      <w:pPr>
        <w:pStyle w:val="Normal"/>
        <w:bidi w:val="0"/>
        <w:jc w:val="right"/>
        <w:rPr/>
      </w:pPr>
      <w:r>
        <w:rPr/>
        <w:t>Texto a la derecha del resumen</w:t>
      </w:r>
    </w:p>
    <w:p>
      <w:pPr>
        <w:pStyle w:val="Normal"/>
        <w:bidi w:val="0"/>
        <w:jc w:val="both"/>
        <w:rPr/>
      </w:pPr>
      <w:r>
        <w:rPr/>
        <w:t>Texto justificado del resumen, con la longitud suficiente para que el reparto de espacios se note en la línea.</w:t>
      </w:r>
    </w:p>
    <w:p>
      <w:pPr>
        <w:pStyle w:val="Quotations"/>
        <w:bidi w:val="0"/>
        <w:ind w:left="567" w:right="567" w:hanging="0"/>
        <w:jc w:val="left"/>
        <w:rPr/>
      </w:pPr>
      <w:r>
        <w:rPr/>
        <w:t>La tierra no se hereda, se toma prestada.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Tomates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Pimientos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Preparar la tierra</w:t>
      </w:r>
    </w:p>
    <w:p>
      <w:pPr>
        <w:pStyle w:val="Normal"/>
        <w:numPr>
          <w:ilvl w:val="1"/>
          <w:numId w:val="3"/>
        </w:numPr>
        <w:bidi w:val="0"/>
        <w:jc w:val="left"/>
        <w:rPr/>
      </w:pPr>
      <w:r>
        <w:rPr/>
        <w:t>Abonar el bancal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Sembrar</w:t>
      </w:r>
    </w:p>
    <w:p>
      <w:pPr>
        <w:pStyle w:val="Heading3"/>
        <w:bidi w:val="0"/>
        <w:jc w:val="left"/>
        <w:rPr/>
      </w:pPr>
      <w:r>
        <w:rPr/>
        <w:t>Detalle por parcela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Parcela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Kilos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Norte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left"/>
              <w:rPr/>
            </w:pPr>
            <w:commentRangeStart w:id="0"/>
            <w:r>
              <w:rPr/>
              <w:t>1200</w:t>
            </w:r>
            <w:commentRangeEnd w:id="0"/>
            <w:r>
              <w:commentReference w:id="0"/>
            </w:r>
            <w:r>
              <w:rPr/>
            </w:r>
          </w:p>
        </w:tc>
      </w:tr>
      <w:tr>
        <w:trPr/>
        <w:tc>
          <w:tcPr>
            <w:tcW w:w="4818" w:type="dxa"/>
            <w:vMerge w:val="restart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Zona sur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900</w:t>
            </w:r>
          </w:p>
        </w:tc>
      </w:tr>
      <w:tr>
        <w:trPr/>
        <w:tc>
          <w:tcPr>
            <w:tcW w:w="4818" w:type="dxa"/>
            <w:vMerge w:val="continue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850</w:t>
            </w:r>
          </w:p>
        </w:tc>
      </w:tr>
      <w:tr>
        <w:trPr/>
        <w:tc>
          <w:tcPr>
            <w:tcW w:w="9638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Total anual de las parcelas</w:t>
            </w:r>
          </w:p>
        </w:tc>
      </w:tr>
    </w:tbl>
    <w:p>
      <w:pPr>
        <w:pStyle w:val="Normal"/>
        <w:bidi w:val="0"/>
        <w:jc w:val="left"/>
        <w:rPr/>
      </w:pPr>
      <w:r>
        <w:rPr/>
        <w:t xml:space="preserve">La parcela norte en planta: </w:t>
      </w:r>
      <w:r>
        <w:rPr/>
        <mc:AlternateContent>
          <mc:Choice Requires="wps">
            <w:drawing>
              <wp:inline distT="0" distB="0" distL="0" distR="0">
                <wp:extent cx="719455" cy="719455"/>
                <wp:effectExtent l="0" t="0" r="0" b="0"/>
                <wp:docPr id="1" name="Parcela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arcela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719280" cy="719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arcela" stroked="f" o:allowincell="f" style="position:absolute;margin-left:0pt;margin-top:-56.7pt;width:56.6pt;height:56.6pt;mso-wrap-style:none;v-text-anchor:middle;mso-position-vertical:top" type="_x0000_t75">
                <v:imagedata r:id="rId4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Normal"/>
        <w:bidi w:val="0"/>
        <w:jc w:val="left"/>
        <w:rPr/>
      </w:pPr>
      <w:r>
        <w:rPr/>
        <w:t>El peso declarado</w:t>
      </w:r>
      <w:r>
        <w:rPr>
          <w:rStyle w:val="FootnoteAnchor"/>
        </w:rPr>
        <w:footnoteReference w:id="2"/>
      </w:r>
      <w:r>
        <w:rPr/>
        <w:t xml:space="preserve"> cuadra con el registro</w:t>
      </w:r>
      <w:r>
        <w:rPr>
          <w:rStyle w:val="EndnoteAnchor"/>
        </w:rPr>
        <w:endnoteReference w:id="2"/>
      </w:r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En la revisión se dejó un párrafo </w:t>
      </w:r>
      <w:ins w:id="0" w:author="Lucía Prieto" w:date="2026-09-30T10:00:00Z">
        <w:r>
          <w:rPr/>
          <w:t>añadido en revisión</w:t>
        </w:r>
      </w:ins>
      <w:r>
        <w:rPr/>
        <w:t xml:space="preserve"> y se quitó </w:t>
      </w:r>
      <w:del w:id="1" w:author="Lucía Prieto" w:date="2026-09-30T10:05:00Z">
        <w:r>
          <w:rPr/>
          <w:delText>texto retirado</w:delText>
        </w:r>
      </w:del>
      <w:r>
        <w:rPr/>
        <w:t>el resto.</w:t>
      </w:r>
    </w:p>
    <w:sectPr>
      <w:headerReference w:type="default" r:id="rId5"/>
      <w:footerReference w:type="default" r:id="rId6"/>
      <w:footnotePr>
        <w:numFmt w:val="decimal"/>
      </w:footnotePr>
      <w:endnotePr>
        <w:numFmt w:val="lowerRoman"/>
      </w:endnotePr>
      <w:type w:val="nextPage"/>
      <w:pgSz w:w="11906" w:h="16838"/>
      <w:pgMar w:left="1134" w:right="1134" w:gutter="0" w:header="1134" w:top="1693" w:footer="1134" w:bottom="1693"/>
      <w:pgNumType w:fmt="decimal"/>
      <w:formProt w:val="false"/>
      <w:textDirection w:val="lrTb"/>
      <w:docGrid w:type="default" w:linePitch="600" w:charSpace="32768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Marta Gil" w:date="2026-09-29T09:00:00Z" w:initials="">
    <w:p>
      <w:r>
        <w:rPr>
          <w:rFonts w:eastAsia="DejaVu Sans" w:cs="DejaVu Sans"/>
          <w:kern w:val="0"/>
          <w:lang w:val="en-US" w:eastAsia="en-US" w:bidi="en-US"/>
        </w:rPr>
        <w:t>Revisar esta cifra con tesorería</w:t>
      </w:r>
    </w:p>
  </w:comment>
</w:comments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"/>
        <w:suppressLineNumbers/>
        <w:bidi w:val="0"/>
        <w:ind w:left="340" w:hanging="340"/>
        <w:jc w:val="left"/>
        <w:rPr/>
      </w:pPr>
      <w:r>
        <w:rPr>
          <w:rStyle w:val="EndnoteCharacters"/>
        </w:rPr>
        <w:endnoteRef/>
      </w:r>
      <w:r>
        <w:rPr/>
        <w:tab/>
        <w:t>Fuente: libro de registro de la cooperativa.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left"/>
      <w:rPr/>
    </w:pPr>
    <w:r>
      <w:rPr/>
      <w:t>Pie del informe trimestral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suppressLineNumbers/>
        <w:bidi w:val="0"/>
        <w:ind w:left="340" w:hanging="340"/>
        <w:jc w:val="left"/>
        <w:rPr/>
      </w:pPr>
      <w:r>
        <w:rPr>
          <w:rStyle w:val="FootnoteCharacters"/>
        </w:rPr>
        <w:footnoteRef/>
      </w:r>
      <w:r>
        <w:rPr/>
        <w:tab/>
        <w:t>Datos de la báscula municipal.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left"/>
      <w:rPr/>
    </w:pPr>
    <w:r>
      <w:rPr/>
      <w:t>Cooperativa La Vega, uso interno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footnotePr>
    <w:numFmt w:val="decimal"/>
    <w:footnote w:id="0"/>
    <w:footnote w:id="1"/>
  </w:footnotePr>
  <w:endnotePr>
    <w:numFmt w:val="lowerRoman"/>
    <w:endnote w:id="0"/>
    <w:endnote w:id="1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numPr>
        <w:ilvl w:val="0"/>
        <w:numId w:val="1"/>
      </w:numPr>
      <w:outlineLvl w:val="0"/>
    </w:pPr>
    <w:rPr>
      <w:sz w:val="36"/>
    </w:rPr>
  </w:style>
  <w:style w:type="paragraph" w:styleId="Heading2">
    <w:name w:val="Heading 2"/>
    <w:basedOn w:val="Heading"/>
    <w:qFormat/>
    <w:pPr>
      <w:numPr>
        <w:ilvl w:val="1"/>
        <w:numId w:val="1"/>
      </w:numPr>
      <w:outlineLvl w:val="1"/>
    </w:pPr>
    <w:rPr>
      <w:sz w:val="30"/>
    </w:rPr>
  </w:style>
  <w:style w:type="paragraph" w:styleId="Heading3">
    <w:name w:val="Heading 3"/>
    <w:basedOn w:val="Heading"/>
    <w:qFormat/>
    <w:pPr>
      <w:numPr>
        <w:ilvl w:val="2"/>
        <w:numId w:val="1"/>
      </w:numPr>
      <w:outlineLvl w:val="2"/>
    </w:pPr>
    <w:rPr>
      <w:sz w:val="26"/>
    </w:rPr>
  </w:style>
  <w:style w:type="character" w:styleId="InternetLink">
    <w:name w:val="Hyperlink"/>
    <w:rPr>
      <w:color w:val="000080"/>
      <w:u w:val="single"/>
    </w:rPr>
  </w:style>
  <w:style w:type="character" w:styleId="FootnoteCharacters">
    <w:name w:val="Footnote Characters"/>
    <w:qFormat/>
    <w:rPr/>
  </w:style>
  <w:style w:type="character" w:styleId="FootnoteAnchor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Anchor">
    <w:name w:val="Endnote Reference"/>
    <w:rPr>
      <w:vertAlign w:val="superscript"/>
    </w:rPr>
  </w:style>
  <w:style w:type="paragraph" w:styleId="Heading">
    <w:name w:val="Heading"/>
    <w:basedOn w:val="Normal"/>
    <w:qFormat/>
    <w:pPr>
      <w:keepNext w:val="true"/>
      <w:spacing w:before="238" w:after="119"/>
    </w:pPr>
    <w:rPr>
      <w:b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Quotations">
    <w:name w:val="Quotations"/>
    <w:basedOn w:val="Normal"/>
    <w:qFormat/>
    <w:pPr>
      <w:ind w:left="567" w:right="567" w:hanging="0"/>
    </w:pPr>
    <w:rPr>
      <w:i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  <w:style w:type="paragraph" w:styleId="Endnote">
    <w:name w:val="End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sytue.eu/cooperativa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comments" Target="comments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